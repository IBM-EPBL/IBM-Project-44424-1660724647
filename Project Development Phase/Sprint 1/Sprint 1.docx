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ins w:id="0" w:author="vigne" w:date="2022-11-13T00:41:48Z"/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PROJECT DEVELOPMENT PAHSE</w:t>
      </w:r>
    </w:p>
    <w:p>
      <w:pPr>
        <w:jc w:val="center"/>
        <w:rPr>
          <w:ins w:id="1" w:author="vigne" w:date="2022-11-13T00:41:01Z"/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SPRINT - 1 OUTPUT</w:t>
      </w:r>
    </w:p>
    <w:p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  <w:t>Date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1"/>
              </w:numP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  <w:t>Nov -2022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  <w:t>Team ID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28"/>
                <w:szCs w:val="32"/>
              </w:rPr>
              <w:t>PNT2022TMID54220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  <w:t>Project Name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  <w:t>Virtual Eye - Life guard for swimming pools to detect active drowning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  <w:t>Maximum marks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IN"/>
              </w:rPr>
              <w:t>8 Marks</w:t>
            </w:r>
          </w:p>
        </w:tc>
      </w:tr>
    </w:tbl>
    <w:p>
      <w:pPr>
        <w:rPr>
          <w:rFonts w:hint="default"/>
          <w:lang w:val="en-IN"/>
        </w:rPr>
      </w:pPr>
    </w:p>
    <w:p>
      <w:pPr>
        <w:rPr>
          <w:ins w:id="2" w:author="vigne" w:date="2022-11-13T00:42:01Z"/>
        </w:rPr>
      </w:pPr>
      <w:bookmarkStart w:id="0" w:name="_GoBack"/>
      <w:bookmarkEnd w:id="0"/>
    </w:p>
    <w:p>
      <w:pPr>
        <w:rPr>
          <w:ins w:id="3" w:author="vigne" w:date="2022-11-13T00:42:01Z"/>
          <w:rFonts w:hint="default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  <w:ins w:id="4" w:author="vigne" w:date="2022-11-13T00:42:09Z">
        <w:r>
          <w:rPr>
            <w:rFonts w:hint="default"/>
            <w:color w:val="000000" w:themeColor="text1"/>
            <w:sz w:val="28"/>
            <w:szCs w:val="28"/>
            <w:lang w:val="en-IN"/>
            <w14:textFill>
              <w14:solidFill>
                <w14:schemeClr w14:val="tx1"/>
              </w14:solidFill>
            </w14:textFill>
          </w:rPr>
          <w:t>LO</w:t>
        </w:r>
      </w:ins>
      <w:ins w:id="5" w:author="vigne" w:date="2022-11-13T00:42:10Z">
        <w:r>
          <w:rPr>
            <w:rFonts w:hint="default"/>
            <w:color w:val="000000" w:themeColor="text1"/>
            <w:sz w:val="28"/>
            <w:szCs w:val="28"/>
            <w:lang w:val="en-IN"/>
            <w14:textFill>
              <w14:solidFill>
                <w14:schemeClr w14:val="tx1"/>
              </w14:solidFill>
            </w14:textFill>
          </w:rPr>
          <w:t>GIN P</w:t>
        </w:r>
      </w:ins>
      <w:ins w:id="6" w:author="vigne" w:date="2022-11-13T00:42:11Z">
        <w:r>
          <w:rPr>
            <w:rFonts w:hint="default"/>
            <w:color w:val="000000" w:themeColor="text1"/>
            <w:sz w:val="28"/>
            <w:szCs w:val="28"/>
            <w:lang w:val="en-IN"/>
            <w14:textFill>
              <w14:solidFill>
                <w14:schemeClr w14:val="tx1"/>
              </w14:solidFill>
            </w14:textFill>
          </w:rPr>
          <w:t>AGE</w:t>
        </w:r>
      </w:ins>
    </w:p>
    <w:p>
      <w:pPr>
        <w:rPr>
          <w:ins w:id="7" w:author="vigne" w:date="2022-11-13T00:42:18Z"/>
        </w:rPr>
      </w:pPr>
      <w:r>
        <w:drawing>
          <wp:inline distT="0" distB="0" distL="114300" distR="114300">
            <wp:extent cx="5266690" cy="2422525"/>
            <wp:effectExtent l="0" t="0" r="1016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ns w:id="8" w:author="vigne" w:date="2022-11-13T00:42:15Z"/>
          <w:rFonts w:hint="default"/>
          <w:strike w:val="0"/>
          <w:color w:val="auto"/>
          <w:sz w:val="28"/>
          <w:szCs w:val="28"/>
          <w:highlight w:val="none"/>
          <w:lang w:val="en-IN"/>
        </w:rPr>
      </w:pPr>
      <w:ins w:id="9" w:author="vigne" w:date="2022-11-13T00:42:20Z">
        <w:r>
          <w:rPr>
            <w:rFonts w:hint="default"/>
            <w:strike w:val="0"/>
            <w:color w:val="auto"/>
            <w:sz w:val="28"/>
            <w:szCs w:val="28"/>
            <w:highlight w:val="none"/>
            <w:lang w:val="en-IN"/>
          </w:rPr>
          <w:t>RE</w:t>
        </w:r>
      </w:ins>
      <w:ins w:id="10" w:author="vigne" w:date="2022-11-13T00:42:21Z">
        <w:r>
          <w:rPr>
            <w:rFonts w:hint="default"/>
            <w:strike w:val="0"/>
            <w:color w:val="auto"/>
            <w:sz w:val="28"/>
            <w:szCs w:val="28"/>
            <w:highlight w:val="none"/>
            <w:lang w:val="en-IN"/>
          </w:rPr>
          <w:t>GIST</w:t>
        </w:r>
      </w:ins>
      <w:ins w:id="11" w:author="vigne" w:date="2022-11-13T00:42:22Z">
        <w:r>
          <w:rPr>
            <w:rFonts w:hint="default"/>
            <w:strike w:val="0"/>
            <w:color w:val="auto"/>
            <w:sz w:val="28"/>
            <w:szCs w:val="28"/>
            <w:highlight w:val="none"/>
            <w:lang w:val="en-IN"/>
          </w:rPr>
          <w:t xml:space="preserve">RATION </w:t>
        </w:r>
      </w:ins>
      <w:ins w:id="12" w:author="vigne" w:date="2022-11-13T00:42:24Z">
        <w:r>
          <w:rPr>
            <w:rFonts w:hint="default"/>
            <w:strike w:val="0"/>
            <w:color w:val="auto"/>
            <w:sz w:val="28"/>
            <w:szCs w:val="28"/>
            <w:highlight w:val="none"/>
            <w:lang w:val="en-IN"/>
          </w:rPr>
          <w:t>PAGE</w:t>
        </w:r>
      </w:ins>
    </w:p>
    <w:p>
      <w:r>
        <w:drawing>
          <wp:inline distT="0" distB="0" distL="114300" distR="114300">
            <wp:extent cx="5266690" cy="2402840"/>
            <wp:effectExtent l="0" t="0" r="1016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DBA501"/>
    <w:multiLevelType w:val="singleLevel"/>
    <w:tmpl w:val="6EDBA501"/>
    <w:lvl w:ilvl="0" w:tentative="0">
      <w:start w:val="10"/>
      <w:numFmt w:val="decimal"/>
      <w:suff w:val="space"/>
      <w:lvlText w:val="%1-"/>
      <w:lvlJc w:val="left"/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vigne">
    <w15:presenceInfo w15:providerId="None" w15:userId="vig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trackRevisions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1990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microsoft.com/office/2011/relationships/people" Target="people.xml"/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2022-11-12T19:08:25Z</dcterms:created>
  <dc:creator>vigne</dc:creator>
  <cp:lastModifiedBy>vigne</cp:lastModifiedBy>
  <dcterms:modified xsi:type="dcterms:W3CDTF">2022-11-12T19:13:27Z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1F11C6AD5134414680924C0BBEE97E84</vt:lpwstr>
  </property>
</Properties>
</file>